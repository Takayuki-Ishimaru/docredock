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OTA変更仕様の検証</w:t>
      </w:r>
    </w:p>
    <w:p>
      <w:pPr>
        <w:pStyle w:val="Heading1"/>
      </w:pPr>
      <w:r>
        <w:t>1. 更新条件</w:t>
      </w:r>
    </w:p>
    <w:p>
      <w:r>
        <w:t xml:space="preserve">条件: </w:t>
      </w:r>
      <w:r>
        <w:rPr>
          <w:u w:val="single"/>
        </w:rPr>
        <w:t>重要な前提</w:t>
      </w:r>
      <w:r>
        <w:t xml:space="preserve"> / </w:t>
      </w:r>
      <w:r>
        <w:rPr>
          <w:strike/>
        </w:rPr>
        <w:t>旧方式は無効</w:t>
      </w:r>
      <w:r>
        <w:t xml:space="preserve"> / </w:t>
      </w:r>
      <w:r>
        <w:rPr>
          <w:b/>
          <w:i/>
        </w:rPr>
        <w:t>強調条件</w:t>
      </w:r>
    </w:p>
    <w:p>
      <w:r>
        <w:t>記号を本文として保持: CANDIDATE_ONE / &lt;b&gt;literal&lt;/b&gt; / A_B *literal* [x] | \</w:t>
      </w:r>
    </w:p>
    <w:p>
      <w:r>
        <w:t>可視情報。</w:t>
      </w:r>
      <w:r>
        <w:rPr>
          <w:vanish/>
        </w:rPr>
        <w:t>HIDDEN_DOCX_SECRET</w:t>
      </w:r>
    </w:p>
    <w:p>
      <w:r>
        <w:t xml:space="preserve">承認案: </w:t>
      </w:r>
      <w:del w:id="1" w:author="TEST_REVIEWER" w:date="2026-10-01T00:00:00Z">
        <w:r>
          <w:delText>DELETED_REVIEW_SECRET</w:delText>
        </w:r>
      </w:del>
      <w:ins w:id="2" w:author="TEST_REVIEWER" w:date="2026-10-01T00:00:00Z">
        <w:r>
          <w:t>INSERTED_APPROVED</w:t>
        </w:r>
      </w:ins>
    </w:p>
    <w:p>
      <w:pPr>
        <w:pStyle w:val="Heading1"/>
      </w:pPr>
      <w:r>
        <w:t>2. 設定表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値</w:t>
            </w:r>
          </w:p>
        </w:tc>
      </w:tr>
      <w:tr>
        <w:tc>
          <w:tcPr>
            <w:tcW w:type="dxa" w:w="4320"/>
          </w:tcPr>
          <w:p>
            <w:r>
              <w:t>制限</w:t>
            </w:r>
          </w:p>
        </w:tc>
        <w:tc>
          <w:tcPr>
            <w:tcW w:type="dxa" w:w="4320"/>
          </w:tcPr>
          <w:p>
            <w:r>
              <w:rPr>
                <w:u w:val="single"/>
              </w:rPr>
              <w:t>TABLE_UNDERLINE</w:t>
            </w:r>
            <w:r>
              <w:rPr>
                <w:strike/>
              </w:rPr>
              <w:t xml:space="preserve"> TABLE_STRIKE</w:t>
            </w:r>
          </w:p>
        </w:tc>
      </w:tr>
      <w:tr>
        <w:tc>
          <w:tcPr>
            <w:tcW w:type="dxa" w:w="4320"/>
          </w:tcPr>
          <w:p>
            <w:r>
              <w:t>入れ子</w:t>
            </w:r>
          </w:p>
        </w:tc>
        <w:tc>
          <w:tcPr>
            <w:tcW w:type="dxa" w:w="4320"/>
          </w:tcPr>
          <w:p>
            <w:r>
              <w:t>OUTER_BEFORE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NESTED_KEY</w:t>
                  </w:r>
                </w:p>
              </w:tc>
              <w:tc>
                <w:tcPr>
                  <w:tcW w:type="dxa" w:w="2160"/>
                </w:tcPr>
                <w:p>
                  <w:r>
                    <w:t>NESTED_VALUE</w:t>
                  </w:r>
                </w:p>
              </w:tc>
            </w:tr>
          </w:tbl>
          <w:p/>
          <w:p>
            <w:r>
              <w:t>OUTER_AFTER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20240" cy="720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200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trike/>
      </w:rPr>
      <w:t>FOOTER_STRIKE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u w:val="single"/>
      </w:rPr>
      <w:t>HEADER_UNDERLINE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OTA変更仕様の検証</dc:title>
  <dc:subject/>
  <dc:creator>SYNTHETIC_AUTHOR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