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Revision edge cases</w:t>
      </w:r>
    </w:p>
    <w:p>
      <w:r>
        <w:t xml:space="preserve">Body: </w:t>
      </w:r>
      <w:del w:id="101" w:author="Synthetic QA" w:date="2026-10-12T00:00:00Z">
        <w:r>
          <w:delText>DELETED_BODY</w:delText>
        </w:r>
      </w:del>
      <w:ins w:id="102" w:author="Synthetic QA" w:date="2026-10-12T00:00:00Z">
        <w:r>
          <w:t>KEPT_BODY</w:t>
        </w:r>
      </w:ins>
    </w:p>
    <w:p>
      <w:r>
        <w:t xml:space="preserve">Move: </w:t>
      </w:r>
      <w:moveFrom w:id="103" w:author="Synthetic QA" w:date="2026-10-12T00:00:00Z">
        <w:r>
          <w:delText>DELETED_MOVE</w:delText>
        </w:r>
      </w:moveFrom>
      <w:moveTo w:id="104" w:author="Synthetic QA" w:date="2026-10-12T00:00:00Z">
        <w:r>
          <w:t>KEPT_MOVE</w:t>
        </w:r>
      </w:moveTo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rPr>
          <w:del w:id="105" w:author="Synthetic QA" w:date="2026-10-12T00:00:00Z"/>
        </w:trPr>
        <w:tc>
          <w:tcPr>
            <w:tcW w:type="dxa" w:w="4320"/>
          </w:tcPr>
          <w:p>
            <w:r>
              <w:t>DELETED_ROW</w:t>
            </w:r>
          </w:p>
        </w:tc>
        <w:tc>
          <w:tcPr>
            <w:tcW w:type="dxa" w:w="4320"/>
          </w:tcPr>
          <w:p>
            <w:r>
              <w:t>DELETED_ROW_VALUE</w:t>
            </w:r>
          </w:p>
        </w:tc>
      </w:tr>
      <w:tr>
        <w:tc>
          <w:tcPr>
            <w:tcW w:type="dxa" w:w="4320"/>
          </w:tcPr>
          <w:p>
            <w:r>
              <w:t>KEPT_ROW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Deleted cell</w:t>
            </w:r>
          </w:p>
        </w:tc>
        <w:tc>
          <w:tcPr>
            <w:tcW w:type="dxa" w:w="4320"/>
          </w:tcPr>
          <w:p>
            <w:r>
              <w:t>Kept cell</w:t>
            </w:r>
          </w:p>
        </w:tc>
      </w:tr>
      <w:tr>
        <w:tc>
          <w:tcPr>
            <w:tcW w:type="dxa" w:w="4320"/>
            <w:cellDel w:id="106" w:author="Synthetic QA" w:date="2026-10-12T00:00:00Z"/>
          </w:tcPr>
          <w:p>
            <w:r>
              <w:t>DELETED_CELL</w:t>
            </w:r>
          </w:p>
        </w:tc>
        <w:tc>
          <w:tcPr>
            <w:tcW w:type="dxa" w:w="4320"/>
          </w:tcPr>
          <w:p>
            <w:r>
              <w:t>KEPT_CELL</w:t>
            </w:r>
          </w:p>
        </w:tc>
      </w:tr>
    </w:tbl>
    <w:p>
      <w:r>
        <w:t xml:space="preserve">Deleted picture follows: </w:t>
      </w:r>
      <w:del w:id="111" w:author="Synthetic QA" w:date="2026-10-12T00:00:00Z">
        <w:r>
          <w:drawing>
            <wp:inline xmlns:a="http://schemas.openxmlformats.org/drawingml/2006/main" xmlns:pic="http://schemas.openxmlformats.org/drawingml/2006/picture">
              <wp:extent cx="1371600" cy="514350"/>
              <wp:docPr id="1" name="Picture 1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sentinel.png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0" cy="514350"/>
                      </a:xfrm>
                      <a:prstGeom prst="rect"/>
                    </pic:spPr>
                  </pic:pic>
                </a:graphicData>
              </a:graphic>
            </wp:inline>
          </w:drawing>
        </w:r>
      </w:del>
    </w:p>
    <w:p>
      <w:r>
        <w:pict>
          <v:shape id="TextBox1" style="width:300pt;height:40pt">
            <v:textbox>
              <w:txbxContent>
                <w:p>
                  <w:del w:id="112" w:author="Synthetic QA" w:date="2026-10-12T00:00:00Z">
                    <w:r>
                      <w:delText>DELETED_TEXTBOX</w:delText>
                    </w:r>
                  </w:del>
                  <w:ins w:id="113" w:author="Synthetic QA" w:date="2026-10-12T00:00:00Z">
                    <w:r>
                      <w:t>KEPT_TEXTBOX</w:t>
                    </w:r>
                  </w:ins>
                </w:p>
              </w:txbxContent>
            </v:textbox>
          </v:shape>
        </w:pict>
      </w:r>
    </w:p>
    <w:p>
      <w:r>
        <w:footnoteReference w:id="1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Footer: </w:t>
    </w:r>
    <w:del w:id="109" w:author="Synthetic QA" w:date="2026-10-12T00:00:00Z">
      <w:r>
        <w:delText>DELETED_FOOTER</w:delText>
      </w:r>
    </w:del>
    <w:ins w:id="110" w:author="Synthetic QA" w:date="2026-10-12T00:00:00Z">
      <w:r>
        <w:t>KEPT_FOOTER</w:t>
      </w:r>
    </w:ins>
  </w:p>
</w:ftr>
</file>

<file path=word/footnotes.xml><?xml version="1.0" encoding="utf-8"?>
<w:footnotes xmlns:w="http://schemas.openxmlformats.org/wordprocessingml/2006/main">
  <w:footnote w:id="1">
    <w:p>
      <w:del w:id="114" w:author="Synthetic QA" w:date="2026-10-12T00:00:00Z">
        <w:r>
          <w:delText>DELETED_FOOTNOTE</w:delText>
        </w:r>
      </w:del>
      <w:ins w:id="115" w:author="Synthetic QA" w:date="2026-10-12T00:00:00Z">
        <w:r>
          <w:t>KEPT_FOOTNOTE</w:t>
        </w:r>
      </w:ins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Header: </w:t>
    </w:r>
    <w:del w:id="107" w:author="Synthetic QA" w:date="2026-10-12T00:00:00Z">
      <w:r>
        <w:delText>DELETED_HEADER</w:delText>
      </w:r>
    </w:del>
    <w:ins w:id="108" w:author="Synthetic QA" w:date="2026-10-12T00:00:00Z">
      <w:r>
        <w:t>KEPT_HEADER</w:t>
      </w:r>
    </w:ins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QAfootnot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