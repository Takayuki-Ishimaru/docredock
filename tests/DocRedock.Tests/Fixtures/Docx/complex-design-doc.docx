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Yu Gothic"/>
        </w:rPr>
        <w:t>経費精算システム</w:t>
      </w:r>
    </w:p>
    <w:p>
      <w:pPr>
        <w:pStyle w:val="Title"/>
      </w:pPr>
      <w:r>
        <w:rPr>
          <w:rFonts w:eastAsia="Yu Gothic"/>
        </w:rPr>
        <w:t>基本・詳細設計書（検証用サンプル）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4F7"/>
          </w:tcPr>
          <w:p>
            <w:r/>
            <w:r>
              <w:rPr>
                <w:b/>
              </w:rPr>
              <w:t>文書番号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EXPS-DES-001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/>
              </w:rPr>
              <w:t>版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1.2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/>
              </w:rPr>
              <w:t>状態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レビュー中（検証用）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/>
              </w:rPr>
              <w:t>作成日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2026-08-23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/>
              </w:rPr>
              <w:t>対象システム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経費精算システム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/>
              </w:rPr>
              <w:t>機密区分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社内一般（架空）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/>
              </w:rPr>
              <w:t>作成者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アプリ設計担当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/>
            <w:r>
              <w:rPr>
                <w:b/>
              </w:rPr>
              <w:t>確認者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業務・基盤担当</w:t>
            </w:r>
          </w:p>
        </w:tc>
      </w:tr>
    </w:tbl>
    <w:p/>
    <w:p>
      <w:pPr>
        <w:spacing w:before="120"/>
      </w:pPr>
      <w:r>
        <w:t>本書は設計書解析・図形認識・表構造抽出・日本語文書処理の検証入力として使用する Word 版の複合設計書フィクスチャである。内容は経費精算システム_設計書_検証用.xlsx（Excel方眼紙版）と同一の識別子・数値を共有するが、章構成と表現は Word の慣用的な作り方に合わせて再構成している。</w:t>
      </w:r>
    </w:p>
    <w:p>
      <w:pPr>
        <w:tabs>
          <w:tab w:val="right" w:leader="dot" w:pos="9350"/>
        </w:tabs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pPr>
        <w:ind w:left="0"/>
        <w:tabs>
          <w:tab w:val="right" w:leader="dot" w:pos="9350"/>
        </w:tabs>
      </w:pPr>
      <w:r>
        <w:t xml:space="preserve">第1章　概要</w:t>
      </w:r>
      <w:r>
        <w:tab/>
      </w:r>
      <w:r>
        <w:t xml:space="preserve">3</w:t>
      </w:r>
    </w:p>
    <w:p>
      <w:pPr>
        <w:ind w:left="0"/>
        <w:tabs>
          <w:tab w:val="right" w:leader="dot" w:pos="9350"/>
        </w:tabs>
      </w:pPr>
      <w:r>
        <w:t xml:space="preserve">第2章　状態遷移</w:t>
      </w:r>
      <w:r>
        <w:tab/>
      </w:r>
      <w:r>
        <w:t xml:space="preserve">5</w:t>
      </w:r>
    </w:p>
    <w:p>
      <w:pPr>
        <w:ind w:left="0"/>
        <w:tabs>
          <w:tab w:val="right" w:leader="dot" w:pos="9350"/>
        </w:tabs>
      </w:pPr>
      <w:r>
        <w:t xml:space="preserve">第3章　シーケンス</w:t>
      </w:r>
      <w:r>
        <w:tab/>
      </w:r>
      <w:r>
        <w:t xml:space="preserve">7</w:t>
      </w:r>
    </w:p>
    <w:p>
      <w:pPr>
        <w:ind w:left="0"/>
        <w:tabs>
          <w:tab w:val="right" w:leader="dot" w:pos="9350"/>
        </w:tabs>
      </w:pPr>
      <w:r>
        <w:t xml:space="preserve">第4章　業務フロー</w:t>
      </w:r>
      <w:r>
        <w:tab/>
      </w:r>
      <w:r>
        <w:t xml:space="preserve">8</w:t>
      </w:r>
    </w:p>
    <w:p>
      <w:pPr>
        <w:ind w:left="0"/>
        <w:tabs>
          <w:tab w:val="right" w:leader="dot" w:pos="9350"/>
        </w:tabs>
      </w:pPr>
      <w:r>
        <w:t xml:space="preserve">第5章　画面・入力仕様</w:t>
      </w:r>
      <w:r>
        <w:tab/>
      </w:r>
      <w:r>
        <w:t xml:space="preserve">10</w:t>
      </w:r>
    </w:p>
    <w:p>
      <w:pPr>
        <w:ind w:left="0"/>
        <w:tabs>
          <w:tab w:val="right" w:leader="dot" w:pos="9350"/>
        </w:tabs>
      </w:pPr>
      <w:r>
        <w:t xml:space="preserve">第6章　API・データ設計</w:t>
      </w:r>
      <w:r>
        <w:tab/>
      </w:r>
      <w:r>
        <w:t xml:space="preserve">11</w:t>
      </w:r>
    </w:p>
    <w:p>
      <w:pPr>
        <w:ind w:left="0"/>
        <w:tabs>
          <w:tab w:val="right" w:leader="dot" w:pos="9350"/>
        </w:tabs>
      </w:pPr>
      <w:r>
        <w:t xml:space="preserve">第7章　テストシナリオ</w:t>
      </w:r>
      <w:r>
        <w:tab/>
      </w:r>
      <w:r>
        <w:t xml:space="preserve">13</w:t>
      </w:r>
    </w:p>
    <w:p>
      <w:pPr>
        <w:ind w:left="0"/>
        <w:tabs>
          <w:tab w:val="right" w:leader="dot" w:pos="9350"/>
        </w:tabs>
      </w:pPr>
      <w:r>
        <w:t xml:space="preserve">第8章　非機能・運用設計</w:t>
      </w:r>
      <w:r>
        <w:tab/>
      </w:r>
      <w:r>
        <w:t xml:space="preserve">14</w:t>
      </w:r>
    </w:p>
    <w:p>
      <w:pPr>
        <w:ind w:left="0"/>
        <w:tabs>
          <w:tab w:val="right" w:leader="dot" w:pos="9350"/>
        </w:tabs>
      </w:pPr>
      <w:r>
        <w:t xml:space="preserve">付録</w:t>
      </w:r>
      <w:r>
        <w:tab/>
      </w:r>
      <w:r>
        <w:t xml:space="preserve">16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第1章　概要</w:t>
      </w:r>
    </w:p>
    <w:p>
      <w:pPr>
        <w:pStyle w:val="Heading2"/>
      </w:pPr>
      <w:r>
        <w:t>1.1 文書の目的と設計前提</w:t>
      </w:r>
    </w:p>
    <w:p>
      <w:r>
        <w:t>設計書解析・図形認識・表構造抽出・日本語文書処理の検証入力として使用する。Excel方眼紙の体裁で作成した原本と同じ識別子・数値を Word 設計書として再構成し、両形式の変換品質を比較できるようにした。</w:t>
      </w:r>
    </w:p>
    <w:p>
      <w:r>
        <w:rPr>
          <w:b/>
        </w:rPr>
        <w:t xml:space="preserve">利用者: </w:t>
      </w:r>
      <w:r>
        <w:t>申請者、課長／部長承認者、経理担当者。</w:t>
      </w:r>
    </w:p>
    <w:p>
      <w:r>
        <w:rPr>
          <w:b/>
        </w:rPr>
        <w:t xml:space="preserve">認証: </w:t>
      </w:r>
      <w:r>
        <w:t>OIDC／JWT。Web UI はアクセストークンを API へ送信する。</w:t>
      </w:r>
    </w:p>
    <w:p>
      <w:r>
        <w:rPr>
          <w:b/>
        </w:rPr>
        <w:t xml:space="preserve">金額閾値（BR-01）: </w:t>
      </w:r>
      <w:r>
        <w:t>100,000円以下は課長承認、100,000円超は部長承認とする。</w:t>
      </w:r>
    </w:p>
    <w:p>
      <w:r>
        <w:rPr>
          <w:b/>
        </w:rPr>
        <w:t xml:space="preserve">領収書: </w:t>
      </w:r>
      <w:r>
        <w:t>10,000円以上では添付必須。PDF/JPEG/PNG、最大10MB。</w:t>
      </w:r>
    </w:p>
    <w:p>
      <w:pPr>
        <w:pStyle w:val="Heading2"/>
      </w:pPr>
      <w:r>
        <w:t>1.2 外部インターフェース一覧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7365D"/>
          </w:tcPr>
          <w:p>
            <w:r/>
            <w:r>
              <w:rPr>
                <w:b/>
                <w:color w:val="FFFFFF"/>
              </w:rPr>
              <w:t>I/F ID</w:t>
            </w:r>
          </w:p>
        </w:tc>
        <w:tc>
          <w:tcPr>
            <w:tcW w:type="dxa" w:w="1234"/>
            <w:shd w:val="clear" w:color="auto" w:fill="17365D"/>
          </w:tcPr>
          <w:p>
            <w:r/>
            <w:r>
              <w:rPr>
                <w:b/>
                <w:color w:val="FFFFFF"/>
              </w:rPr>
              <w:t>送信元</w:t>
            </w:r>
          </w:p>
        </w:tc>
        <w:tc>
          <w:tcPr>
            <w:tcW w:type="dxa" w:w="1234"/>
            <w:shd w:val="clear" w:color="auto" w:fill="17365D"/>
          </w:tcPr>
          <w:p>
            <w:r/>
            <w:r>
              <w:rPr>
                <w:b/>
                <w:color w:val="FFFFFF"/>
              </w:rPr>
              <w:t>送信先</w:t>
            </w:r>
          </w:p>
        </w:tc>
        <w:tc>
          <w:tcPr>
            <w:tcW w:type="dxa" w:w="1234"/>
            <w:shd w:val="clear" w:color="auto" w:fill="17365D"/>
          </w:tcPr>
          <w:p>
            <w:r/>
            <w:r>
              <w:rPr>
                <w:b/>
                <w:color w:val="FFFFFF"/>
              </w:rPr>
              <w:t>方式</w:t>
            </w:r>
          </w:p>
        </w:tc>
        <w:tc>
          <w:tcPr>
            <w:tcW w:type="dxa" w:w="1234"/>
            <w:shd w:val="clear" w:color="auto" w:fill="17365D"/>
          </w:tcPr>
          <w:p>
            <w:r/>
            <w:r>
              <w:rPr>
                <w:b/>
                <w:color w:val="FFFFFF"/>
              </w:rPr>
              <w:t>Timeout</w:t>
            </w:r>
          </w:p>
        </w:tc>
        <w:tc>
          <w:tcPr>
            <w:tcW w:type="dxa" w:w="1234"/>
            <w:shd w:val="clear" w:color="auto" w:fill="17365D"/>
          </w:tcPr>
          <w:p>
            <w:r/>
            <w:r>
              <w:rPr>
                <w:b/>
                <w:color w:val="FFFFFF"/>
              </w:rPr>
              <w:t>Retry</w:t>
            </w:r>
          </w:p>
        </w:tc>
        <w:tc>
          <w:tcPr>
            <w:tcW w:type="dxa" w:w="1234"/>
            <w:shd w:val="clear" w:color="auto" w:fill="17365D"/>
          </w:tcPr>
          <w:p>
            <w:r/>
            <w:r>
              <w:rPr>
                <w:b/>
                <w:color w:val="FFFFFF"/>
              </w:rPr>
              <w:t>失敗時の扱い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IF-01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Browser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Web UI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HTTPS/TLS1.2+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30秒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なし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画面に再操作案内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IF-02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Web UI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Expense API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REST/JSON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3秒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Idempotency-Keyで安全に再送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IF-03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Expense API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認証基盤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OIDC/JWT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2秒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なし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401、認証画面へ遷移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IF-04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Expense API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承認Service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内部REST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2秒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2回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Outboxへ退避、PENDING維持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IF-05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Outbox Worker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Event Bus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AMQP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5秒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最大5回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DLQ、OPS-ALM-02発報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</w:rPr>
              <w:t>IF-06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Expense API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会計System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REST/Batch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10秒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最大5回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ERROR遷移、手動再送</w:t>
            </w:r>
          </w:p>
        </w:tc>
      </w:tr>
    </w:tbl>
    <w:p>
      <w:r>
        <w:t>責任分界: IF-01〜05は当システム主管、IF-06の接続先仕様・停止時間帯は会計システム主管。調整状況は付録の</w:t>
      </w:r>
      <w:hyperlink w:anchor="bm_issue03" w:history="1">
        <w:r>
          <w:rPr>
            <w:rStyle w:val="Hyperlink"/>
          </w:rPr>
          <w:t xml:space="preserve">未決事項ISSUE-03</w:t>
        </w:r>
      </w:hyperlink>
      <w:r>
        <w:t>を参照。</w:t>
      </w:r>
    </w:p>
    <w:p>
      <w:pPr>
        <w:pStyle w:val="Heading2"/>
      </w:pPr>
      <w:r>
        <w:t>1.3 参考資料</w:t>
      </w:r>
    </w:p>
    <w:p>
      <w:r>
        <w:t xml:space="preserve">外部連携仕様の詳細は次のAPI仕様書（外部参照）を参照する: </w:t>
      </w:r>
      <w:hyperlink r:id="rId11" w:history="1">
        <w:r>
          <w:rPr>
            <w:rStyle w:val="Hyperlink"/>
          </w:rPr>
          <w:t xml:space="preserve">経費精算API仕様書</w:t>
        </w:r>
      </w:hyperlink>
    </w:p>
    <w:p>
      <w:pPr>
        <w:pStyle w:val="Heading1"/>
      </w:pPr>
      <w:r>
        <w:t>第2章　状態遷移</w:t>
      </w:r>
    </w:p>
    <w:p>
      <w:pPr>
        <w:pStyle w:val="Heading2"/>
      </w:pPr>
      <w:r>
        <w:t>2.1 状態と定義</w:t>
      </w:r>
    </w:p>
    <w:p>
      <w:r>
        <w:t>申請は DRAFT → SUBMITTED → PENDING → APPROVED → PAYMENT_PENDING → PAID の主経路に加え、RETURNED（差戻し）、ERROR（連携エラー）、CANCELLED（取消）を持つ。状態更新は Expense API のみが実施する。</w:t>
      </w:r>
    </w:p>
    <w:p>
      <w:pPr>
        <w:pStyle w:val="Heading2"/>
      </w:pPr>
      <w:r>
        <w:t>2.2 状態コード表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7365D"/>
          </w:tcPr>
          <w:p>
            <w:r/>
            <w:r>
              <w:rPr>
                <w:b/>
                <w:color w:val="FFFFFF"/>
              </w:rPr>
              <w:t>コード</w:t>
            </w:r>
          </w:p>
        </w:tc>
        <w:tc>
          <w:tcPr>
            <w:tcW w:type="dxa" w:w="2160"/>
            <w:shd w:val="clear" w:color="auto" w:fill="17365D"/>
          </w:tcPr>
          <w:p>
            <w:r/>
            <w:r>
              <w:rPr>
                <w:b/>
                <w:color w:val="FFFFFF"/>
              </w:rPr>
              <w:t>表示名</w:t>
            </w:r>
          </w:p>
        </w:tc>
        <w:tc>
          <w:tcPr>
            <w:tcW w:type="dxa" w:w="2160"/>
            <w:shd w:val="clear" w:color="auto" w:fill="17365D"/>
          </w:tcPr>
          <w:p>
            <w:r/>
            <w:r>
              <w:rPr>
                <w:b/>
                <w:color w:val="FFFFFF"/>
              </w:rPr>
              <w:t>終端</w:t>
            </w:r>
          </w:p>
        </w:tc>
        <w:tc>
          <w:tcPr>
            <w:tcW w:type="dxa" w:w="2160"/>
            <w:shd w:val="clear" w:color="auto" w:fill="17365D"/>
          </w:tcPr>
          <w:p>
            <w:r/>
            <w:r>
              <w:rPr>
                <w:b/>
                <w:color w:val="FFFFFF"/>
              </w:rPr>
              <w:t>許可操作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DRAFT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下書き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編集/提出/取消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SUBMITTED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提出済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参照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PENDING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承認待ち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承認/差戻し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RETURNED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差戻し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編集/再提出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APPROVED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承認済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参照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PAYMENT_PENDING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支払待ち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参照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PAID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支払済</w:t>
            </w:r>
          </w:p>
        </w:tc>
        <w:tc>
          <w:tcPr>
            <w:tcW w:type="dxa" w:w="2160"/>
            <w:vMerge w:val="restart"/>
          </w:tcPr>
          <w:p>
            <w:r/>
            <w:r>
              <w:rPr>
                <w:b w:val="0"/>
              </w:rPr>
              <w:t>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参照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CANCELLED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取消</w:t>
            </w:r>
          </w:p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rPr>
                <w:b w:val="0"/>
              </w:rPr>
              <w:t>参照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ERROR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連携エラー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再送/手動解消</w:t>
            </w:r>
          </w:p>
        </w:tc>
      </w:tr>
      <w:tr>
        <w:tc>
          <w:tcPr>
            <w:tcW w:type="dxa" w:w="8640"/>
            <w:gridSpan w:val="4"/>
          </w:tcPr>
          <w:p>
            <w:r/>
            <w:r>
              <w:rPr>
                <w:b w:val="0"/>
              </w:rPr>
              <w:t>終端状態（○）に達した申請は、いかなる操作によっても他の状態へ遷移しない。</w:t>
            </w:r>
          </w:p>
        </w:tc>
      </w:tr>
    </w:tbl>
    <w:p>
      <w:pPr>
        <w:pStyle w:val="Heading2"/>
      </w:pPr>
      <w:r>
        <w:t>2.3 遷移定義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遷移ID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遷移元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イベント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ガード/条件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遷移先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副作用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TR-01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新規作成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認証済み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DRAFT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一時保存領域作成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TR-02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DRAFT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提出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必須入力OK、金額&gt;0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SUBMITTED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監査ログ記録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TR-03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SUBMITTED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受付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Idempotency-Key未処理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PENDING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承認イベント発行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TR-04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PENDING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承認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承認権限あり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APPROVED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承認日時を記録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TR-05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PENDING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差戻し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理由1文字以上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RETURNED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申請者へ通知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TR-06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RETURNED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再提出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修正後の入力検証OK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SUBMITTED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版番号を加算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TR-07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APPROVED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会計連携成功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仕訳番号あり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PAYMENT_PENDING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仕訳番号を保存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TR-08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PAYMENT_PENDING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支払確定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支払日あり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完了通知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TR-09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PAYMENT_PENDING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連携失敗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retry_count &gt;= 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ERROR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DLQ登録・運用アラート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TR-10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ERROR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手動再送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原因解消済・運用権限あり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PAYMENT_PENDING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retry_countを0へ戻す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TR-11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DRAFT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取消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未提出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CANCELLED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論理削除</w:t>
            </w:r>
          </w:p>
        </w:tc>
      </w:tr>
    </w:tbl>
    <w:p>
      <w:pPr>
        <w:pStyle w:val="Heading3"/>
      </w:pPr>
      <w:r>
        <w:t>2.3.1 不変条件</w:t>
      </w:r>
    </w:p>
    <w:p>
      <w:pPr>
        <w:pStyle w:val="ListBullet"/>
        <w:numPr>
          <w:ilvl w:val="0"/>
          <w:numId w:val="10"/>
        </w:numPr>
      </w:pPr>
      <w:r>
        <w:t>終端状態</w:t>
      </w:r>
    </w:p>
    <w:p>
      <w:pPr>
        <w:pStyle w:val="ListBullet2"/>
        <w:numPr>
          <w:ilvl w:val="1"/>
          <w:numId w:val="10"/>
        </w:numPr>
      </w:pPr>
      <w:r>
        <w:t>PAID</w:t>
      </w:r>
    </w:p>
    <w:p>
      <w:pPr>
        <w:pStyle w:val="ListBullet3"/>
        <w:numPr>
          <w:ilvl w:val="2"/>
          <w:numId w:val="10"/>
        </w:numPr>
      </w:pPr>
      <w:r>
        <w:t>他状態への遷移不可</w:t>
      </w:r>
    </w:p>
    <w:p>
      <w:pPr>
        <w:pStyle w:val="ListBullet2"/>
        <w:numPr>
          <w:ilvl w:val="1"/>
          <w:numId w:val="10"/>
        </w:numPr>
      </w:pPr>
      <w:r>
        <w:t>CANCELLED</w:t>
      </w:r>
    </w:p>
    <w:p>
      <w:pPr>
        <w:pStyle w:val="ListBullet3"/>
        <w:numPr>
          <w:ilvl w:val="2"/>
          <w:numId w:val="10"/>
        </w:numPr>
      </w:pPr>
      <w:r>
        <w:t>再利用不可（DRAFTからの取消のみが遷移元）</w:t>
      </w:r>
    </w:p>
    <w:p>
      <w:pPr>
        <w:pStyle w:val="ListBullet"/>
        <w:numPr>
          <w:ilvl w:val="0"/>
          <w:numId w:val="10"/>
        </w:numPr>
      </w:pPr>
      <w:r>
        <w:t>冪等性</w:t>
      </w:r>
    </w:p>
    <w:p>
      <w:pPr>
        <w:pStyle w:val="ListBullet2"/>
        <w:numPr>
          <w:ilvl w:val="1"/>
          <w:numId w:val="10"/>
        </w:numPr>
      </w:pPr>
      <w:r>
        <w:t>同一Idempotency-Keyの再送</w:t>
      </w:r>
    </w:p>
    <w:p>
      <w:pPr>
        <w:pStyle w:val="ListBullet3"/>
        <w:numPr>
          <w:ilvl w:val="2"/>
          <w:numId w:val="10"/>
        </w:numPr>
      </w:pPr>
      <w:r>
        <w:t>claim_idを変えず二重登録を防止（DR-04）</w:t>
      </w:r>
    </w:p>
    <w:p>
      <w:pPr>
        <w:pStyle w:val="ListBullet"/>
        <w:numPr>
          <w:ilvl w:val="0"/>
          <w:numId w:val="10"/>
        </w:numPr>
      </w:pPr>
      <w:r>
        <w:t>運用権限</w:t>
      </w:r>
    </w:p>
    <w:p>
      <w:pPr>
        <w:pStyle w:val="ListBullet2"/>
        <w:numPr>
          <w:ilvl w:val="1"/>
          <w:numId w:val="10"/>
        </w:numPr>
      </w:pPr>
      <w:r>
        <w:t>ERRORからの再送（TR-10）</w:t>
      </w:r>
    </w:p>
    <w:p>
      <w:pPr>
        <w:pStyle w:val="ListBullet3"/>
        <w:numPr>
          <w:ilvl w:val="2"/>
          <w:numId w:val="10"/>
        </w:numPr>
      </w:pPr>
      <w:r>
        <w:t>原因解消済・運用権限ありの場合のみ許可</w:t>
      </w:r>
    </w:p>
    <w:p>
      <w:pPr>
        <w:pStyle w:val="Heading1"/>
      </w:pPr>
      <w:r>
        <w:t>第3章　シーケンス</w:t>
      </w:r>
    </w:p>
    <w:p>
      <w:pPr>
        <w:pStyle w:val="Heading2"/>
      </w:pPr>
      <w:r>
        <w:t>3.1 申請受付シーケンス概要</w:t>
      </w:r>
    </w:p>
    <w:p>
      <w:r>
        <w:t>SQ-01。申請者が Web UI で入力・提出すると、Expense API が JWT・入力・権限・冪等性を検証したうえで PostgreSQL への書き込みを行い、201 応答を返す。Outbox Worker は未送信イベントを取得して Event Bus へ publish し、承認サービスが at-least-once で approval.requested を受信して承認タスクを生成する。</w:t>
      </w:r>
    </w:p>
    <w:p>
      <w:pPr>
        <w:pStyle w:val="Heading2"/>
      </w:pPr>
      <w:r>
        <w:t>3.2 トランザクション設計注記</w:t>
      </w:r>
    </w:p>
    <w:p>
      <w:r>
        <w:t>TX-01 は expense_claim テーブルへの INSERT と outbox_event テーブルへの INSERT を同一トランザクションで確定する。HTTP 応答後のイベント配送は非同期であり、Event Bus 障害時は NFR-OPS-04 の間隔（1/5/30/120/600秒、最大5回）で再送し、承認サービスは event_id により冪等に処理する。</w:t>
      </w:r>
    </w:p>
    <w:p>
      <w:pPr>
        <w:pStyle w:val="Heading2"/>
      </w:pPr>
      <w:r>
        <w:t>3.3 エラー応答例</w:t>
      </w:r>
    </w:p>
    <w:p>
      <w:r>
        <w:t>入力検証エラー時は次の ProblemDetails 形式で応答する。</w:t>
      </w:r>
    </w:p>
    <w:p>
      <w:pPr>
        <w:pStyle w:val="SourceCode"/>
      </w:pPr>
      <w:r>
        <w:t>HTTP/1.1 400 Bad Request</w:t>
        <w:br/>
        <w:t>Content-Type: application/problem+json</w:t>
        <w:br/>
        <w:t/>
        <w:br/>
        <w:t>{</w:t>
        <w:br/>
        <w:t xml:space="preserve">  "type": "https://example.invalid/problems/validation-error",</w:t>
        <w:br/>
        <w:t xml:space="preserve">  "title": "入力内容に誤りがあります",</w:t>
        <w:br/>
        <w:t xml:space="preserve">  "status": 400,</w:t>
        <w:br/>
        <w:t xml:space="preserve">  "errors": [{"field": "amount", "code": "EXP-E004"}]</w:t>
        <w:br/>
        <w:t>}</w:t>
      </w:r>
    </w:p>
    <w:p>
      <w:pPr>
        <w:pStyle w:val="Heading1"/>
      </w:pPr>
      <w:r>
        <w:t>第4章　業務フロー</w:t>
      </w:r>
    </w:p>
    <w:p>
      <w:pPr>
        <w:pStyle w:val="Heading2"/>
      </w:pPr>
      <w:r>
        <w:t>4.1 業務ルール・責任分界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7365D"/>
          </w:tcPr>
          <w:p>
            <w:r/>
            <w:r>
              <w:rPr>
                <w:b/>
                <w:color w:val="FFFFFF"/>
              </w:rPr>
              <w:t>ルールID</w:t>
            </w:r>
          </w:p>
        </w:tc>
        <w:tc>
          <w:tcPr>
            <w:tcW w:type="dxa" w:w="2160"/>
            <w:shd w:val="clear" w:color="auto" w:fill="17365D"/>
          </w:tcPr>
          <w:p>
            <w:r/>
            <w:r>
              <w:rPr>
                <w:b/>
                <w:color w:val="FFFFFF"/>
              </w:rPr>
              <w:t>条件/判断</w:t>
            </w:r>
          </w:p>
        </w:tc>
        <w:tc>
          <w:tcPr>
            <w:tcW w:type="dxa" w:w="2160"/>
            <w:shd w:val="clear" w:color="auto" w:fill="17365D"/>
          </w:tcPr>
          <w:p>
            <w:r/>
            <w:r>
              <w:rPr>
                <w:b/>
                <w:color w:val="FFFFFF"/>
              </w:rPr>
              <w:t>責任者</w:t>
            </w:r>
          </w:p>
        </w:tc>
        <w:tc>
          <w:tcPr>
            <w:tcW w:type="dxa" w:w="2160"/>
            <w:shd w:val="clear" w:color="auto" w:fill="17365D"/>
          </w:tcPr>
          <w:p>
            <w:r/>
            <w:r>
              <w:rPr>
                <w:b/>
                <w:color w:val="FFFFFF"/>
              </w:rPr>
              <w:t>証跡・参照先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BR-01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10万円以下は課長、超過は部長承認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業務主管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approval_task.route_code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BR-02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差戻し理由は1文字以上500文字以下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承認者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audit_log / TR-05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BR-03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会計連携5回失敗でERROR・DLQへ移管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経理／運用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TR-09 / OPS-ALM-02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SCOPE-01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銀行振込指示と入金消込は対象外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会計システム主管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IF-06責任分界</w:t>
            </w:r>
          </w:p>
        </w:tc>
      </w:tr>
    </w:tbl>
    <w:p>
      <w:pPr>
        <w:pStyle w:val="Heading2"/>
      </w:pPr>
      <w:r>
        <w:t>4.2 実施手順</w:t>
      </w:r>
    </w:p>
    <w:p>
      <w:pPr>
        <w:pStyle w:val="ListNumber"/>
      </w:pPr>
      <w:r>
        <w:t>領収書・明細を入力する（BF-01）。</w:t>
      </w:r>
    </w:p>
    <w:p>
      <w:pPr>
        <w:pStyle w:val="ListNumber"/>
      </w:pPr>
      <w:r>
        <w:t>形式・必須チェックを行う（BF-02）。</w:t>
      </w:r>
    </w:p>
    <w:p>
      <w:r>
        <w:t>上記2手順は Web UI 側で完結し、以降は Expense API 側の処理となる。手順番号はここで途切れずに続く想定である。</w:t>
      </w:r>
    </w:p>
    <w:p>
      <w:pPr>
        <w:pStyle w:val="ListNumber"/>
      </w:pPr>
      <w:r>
        <w:t>申請を登録する（BF-03、SUBMITTED、TX-01）。</w:t>
      </w:r>
    </w:p>
    <w:p>
      <w:pPr>
        <w:pStyle w:val="ListNumber"/>
      </w:pPr>
      <w:r>
        <w:t>承認者を決定する（BF-04、金額により課長/部長）。</w:t>
      </w:r>
    </w:p>
    <w:p>
      <w:pPr>
        <w:pStyle w:val="Heading3"/>
      </w:pPr>
      <w:r>
        <w:t>4.3 例外処理</w:t>
      </w:r>
    </w:p>
    <w:p>
      <w:r>
        <w:t>会計連携（BF-07）が失敗した場合は BF-08 再送キューへ登録し、1/5/30/120/600秒の間隔で再送する。5回失敗すると TR-09 により ERROR へ遷移し、BR-03 に従って DLQ へ移管する。</w:t>
      </w:r>
    </w:p>
    <w:p>
      <w:r>
        <w:br w:type="page"/>
      </w:r>
    </w:p>
    <w:p>
      <w:pPr>
        <w:pStyle w:val="Heading1"/>
      </w:pPr>
      <w:r>
        <w:t>第5章　画面・入力仕様</w:t>
      </w:r>
    </w:p>
    <w:p>
      <w:pPr>
        <w:pStyle w:val="Heading2"/>
      </w:pPr>
      <w:r>
        <w:t>5.1 入力項目定義</w:t>
      </w:r>
    </w:p>
    <w:p>
      <w:r>
        <w:t>画面ID: EXP-ENTRY-01　経費申請入力。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項目ID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項目名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型/桁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必須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検証ルール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エラーコード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F-01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申請日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date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当日以前、過去1年以内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EXP-E001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F-02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部門コード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char(5)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部門マスタに存在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EXP-E002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F-03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摘要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varchar(100)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1〜100文字、制御文字不可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EXP-E003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F-04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金額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1〜9,999,999円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EXP-E004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F-05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税区分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10%／8%／非課税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EXP-E005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F-06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領収書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file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条件付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10,000円以上は必須、最大10MB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EXP-E006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F-07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備考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varchar(500)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500文字以内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EXP-E007</w:t>
            </w:r>
          </w:p>
        </w:tc>
      </w:tr>
    </w:tbl>
    <w:p>
      <w:pPr>
        <w:pStyle w:val="Heading2"/>
      </w:pPr>
      <w:r>
        <w:t>5.2 画面イメージ</w:t>
      </w:r>
    </w:p>
    <w:p>
      <w:r>
        <w:t>文字を含まない画面キャプチャの例を次に示す（IMG-01）。</w:t>
      </w:r>
    </w:p>
    <w:p>
      <w:r>
        <w:drawing>
          <wp:inline xmlns:a="http://schemas.openxmlformats.org/drawingml/2006/main" xmlns:pic="http://schemas.openxmlformats.org/drawingml/2006/picture">
            <wp:extent cx="3200400" cy="1866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6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図 5-1　経費申請入力画面（イメージ、文字なしPNG）</w:t>
      </w:r>
    </w:p>
    <w:p>
      <w:pPr>
        <w:pStyle w:val="Heading2"/>
      </w:pPr>
      <w:r>
        <w:t>5.3 補足資料</w:t>
      </w:r>
    </w:p>
    <w:p>
      <w:r>
        <w:t>入力画面に添える補足資料（日本語文字を含む画像）を、本文の右側に回り込む形で配置する（IMG-02）。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2743200" cy="1600200"/>
            <wp:wrapSquare wrapText="bothSides"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aption"/>
      </w:pPr>
      <w:r>
        <w:t>図 5-2　補足資料（日本語・英数字を含むPNG。OCR検証用）</w:t>
      </w:r>
    </w:p>
    <w:p>
      <w:pPr>
        <w:pStyle w:val="Heading3"/>
      </w:pPr>
      <w:r>
        <w:t>5.4 エラーメッセージ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7365D"/>
          </w:tcPr>
          <w:p>
            <w:r/>
            <w:r>
              <w:rPr>
                <w:b/>
                <w:color w:val="FFFFFF"/>
              </w:rPr>
              <w:t>コード</w:t>
            </w:r>
          </w:p>
        </w:tc>
        <w:tc>
          <w:tcPr>
            <w:tcW w:type="dxa" w:w="2880"/>
            <w:shd w:val="clear" w:color="auto" w:fill="17365D"/>
          </w:tcPr>
          <w:p>
            <w:r/>
            <w:r>
              <w:rPr>
                <w:b/>
                <w:color w:val="FFFFFF"/>
              </w:rPr>
              <w:t>表示メッセージ</w:t>
            </w:r>
          </w:p>
        </w:tc>
        <w:tc>
          <w:tcPr>
            <w:tcW w:type="dxa" w:w="2880"/>
            <w:shd w:val="clear" w:color="auto" w:fill="17365D"/>
          </w:tcPr>
          <w:p>
            <w:r/>
            <w:r>
              <w:rPr>
                <w:b/>
                <w:color w:val="FFFFFF"/>
              </w:rPr>
              <w:t>表示箇所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EXP-E001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申請日を入力してください。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申請日直下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EXP-E002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有効な部門コードを入力してください。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部門コード直下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EXP-E003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摘要は1〜100文字で入力してください。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摘要直下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EXP-E004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金額は1〜9,999,999円で入力してください。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金額直下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EXP-E006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10,000円以上の申請には領収書が必要です。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領収書直下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EXP-E409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この申請は既に受け付けています。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画面上部</w:t>
            </w:r>
          </w:p>
        </w:tc>
      </w:tr>
    </w:tbl>
    <w:p>
      <w:pPr>
        <w:pStyle w:val="Heading1"/>
      </w:pPr>
      <w:r>
        <w:t>第6章　API・データ設計</w:t>
      </w:r>
    </w:p>
    <w:p>
      <w:pPr>
        <w:pStyle w:val="Heading2"/>
      </w:pPr>
      <w:r>
        <w:t>6.1 REST API一覧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API ID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目的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主な応答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API-01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/v1/expense-claims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申請を提出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201 / 400 / 401 / 409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API-02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/v1/expense-claims/{id}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申請詳細を取得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200 / 401 / 404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API-03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/v1/expense-claims/{id}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下書き・差戻しを修正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200 / 400 / 409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API-04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/v1/expense-claims/{id}/approve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承認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200 / 403 / 409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API-05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/v1/expense-claims/{id}/return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差戻し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200 / 400 / 403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API-06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/v1/expense-claims/{id}/cancel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取消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200 / 409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API-07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/v1/expense-claims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一覧・検索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200 / 400 / 401</w:t>
            </w:r>
          </w:p>
        </w:tc>
      </w:tr>
    </w:tbl>
    <w:p>
      <w:pPr>
        <w:pStyle w:val="Heading3"/>
      </w:pPr>
      <w:r>
        <w:t>6.1.1 リクエストヘッダ</w:t>
      </w:r>
    </w:p>
    <w:p>
      <w:r>
        <w:t>API-01 はヘッダーに Authorization（Bearer JWT、必須）と Idempotency-Key（uuid、必須）を要求する。</w:t>
      </w:r>
    </w:p>
    <w:p>
      <w:pPr>
        <w:pStyle w:val="Heading4"/>
      </w:pPr>
      <w:r>
        <w:t>6.1.1.1 Idempotency-Key の扱い</w:t>
      </w:r>
    </w:p>
    <w:p>
      <w:r>
        <w:t>Idempotency-Key は同一利用者について24時間一意として扱う。同一キーでの再送は新規登録を行わず、既存の claim_id と同じ結果を返す（DR-04）。</w:t>
      </w:r>
    </w:p>
    <w:p>
      <w:pPr>
        <w:pStyle w:val="Heading2"/>
      </w:pPr>
      <w:r>
        <w:t>6.2 主要テーブルとイベント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区分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型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必須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Body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amount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○</w:t>
            </w:r>
          </w:p>
        </w:tc>
        <w:tc>
          <w:tcPr>
            <w:tcW w:type="dxa" w:w="1728"/>
          </w:tcPr>
          <w:p>
            <w:r/>
            <w:r>
              <w:t>円、1〜9,999,999。税込/税抜の内訳は下表のとおり。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864"/>
              <w:gridCol w:w="864"/>
            </w:tblGrid>
            <w:tr>
              <w:tc>
                <w:tcPr>
                  <w:tcW w:type="dxa" w:w="864"/>
                </w:tcPr>
                <w:p>
                  <w:r/>
                  <w:r>
                    <w:rPr>
                      <w:b/>
                    </w:rPr>
                    <w:t>税込金額</w:t>
                  </w:r>
                </w:p>
              </w:tc>
              <w:tc>
                <w:tcPr>
                  <w:tcW w:type="dxa" w:w="864"/>
                </w:tcPr>
                <w:p>
                  <w:r/>
                  <w:r>
                    <w:rPr>
                      <w:b w:val="0"/>
                    </w:rPr>
                    <w:t>12,800円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/>
                  <w:r>
                    <w:rPr>
                      <w:b/>
                    </w:rPr>
                    <w:t>税抜金額(10%)</w:t>
                  </w:r>
                </w:p>
              </w:tc>
              <w:tc>
                <w:tcPr>
                  <w:tcW w:type="dxa" w:w="864"/>
                </w:tcPr>
                <w:p>
                  <w:r/>
                  <w:r>
                    <w:rPr>
                      <w:b w:val="0"/>
                    </w:rPr>
                    <w:t>11,637円</w:t>
                  </w:r>
                </w:p>
              </w:tc>
            </w:tr>
          </w:tbl>
          <w:p/>
        </w:tc>
      </w:tr>
    </w:tbl>
    <w:p>
      <w:r>
        <w:t xml:space="preserve">outbox_event.status は </w:t>
      </w:r>
      <w:r>
        <w:rPr>
          <w:rFonts w:ascii="Consolas" w:hAnsi="Consolas"/>
        </w:rPr>
        <w:t>outbox_event.status</w:t>
      </w:r>
      <w:r>
        <w:t xml:space="preserve"> の値として NEW / SENDING / SENT / FAILED のいずれかを取り、retry_count の上限は5である。上限に達すると TR-09 に従い ERROR へ遷移し DLQ に登録される。</w:t>
      </w:r>
    </w:p>
    <w:p>
      <w:pPr>
        <w:pStyle w:val="Heading1"/>
      </w:pPr>
      <w:r>
        <w:t>第7章　テストシナリオ</w:t>
      </w:r>
    </w:p>
    <w:p>
      <w:pPr>
        <w:pStyle w:val="Heading2"/>
      </w:pPr>
      <w:r>
        <w:t>7.1 代表シナリオ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TC-ID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観点/入力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通過経路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期待HTTP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期待最終状態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関連設計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TC-001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12,800円、領収書あり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課長承認→会計成功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TR-02/03/04/07/08, API-01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TC-002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150,000円、領収書あり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部長承認→会計成功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シーケンス alt 高額経路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TC-003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20,000円、領収書なし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入力検証NG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400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DRAFT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F-06, EXP-E006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TC-004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同一Idempotency-Keyを再送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既存結果を返却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SUBMITTED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DR-04, API-01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TC-005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承認者が理由付き差戻し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PENDING→RETURNED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RETURNED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TR-05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TC-006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会計I/Fが5xxを返す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再送キュー→成功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PAYMENT_PENDING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業務フロー 連携失敗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TC-007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支払済申請を更新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不変条件違反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409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PAID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DR-09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TC-008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Event Busを5分停止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Outbox再送→承認タスク生成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PENDING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SQ-01, EVT-01, NFR-OPS-04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TC-009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会計I/Fが5回連続失敗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DLQ→ERROR→手動再送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ERROR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TR-09/10, BR-03, OPS-ALM-02</w:t>
            </w:r>
          </w:p>
        </w:tc>
      </w:tr>
    </w:tbl>
    <w:p>
      <w:pPr>
        <w:pStyle w:val="Heading1"/>
      </w:pPr>
      <w:r>
        <w:t>第8章　非機能・運用設計</w:t>
      </w:r>
    </w:p>
    <w:p>
      <w:r>
        <w:t>IPA非機能要求グレードの分類を参考に、目標値・測定方法・実装・運用判断を追跡可能にする。次節の一覧は列数が多いため、本節のみ横向きページで示す。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8.1 非機能要求・SLO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7365D"/>
          </w:tcPr>
          <w:p>
            <w:r/>
            <w:r>
              <w:rPr>
                <w:b/>
                <w:color w:val="FFFFFF"/>
              </w:rPr>
              <w:t>NFR ID</w:t>
            </w:r>
          </w:p>
        </w:tc>
        <w:tc>
          <w:tcPr>
            <w:tcW w:type="dxa" w:w="2040"/>
            <w:shd w:val="clear" w:color="auto" w:fill="17365D"/>
          </w:tcPr>
          <w:p>
            <w:r/>
            <w:r>
              <w:rPr>
                <w:b/>
                <w:color w:val="FFFFFF"/>
              </w:rPr>
              <w:t>分類</w:t>
            </w:r>
          </w:p>
        </w:tc>
        <w:tc>
          <w:tcPr>
            <w:tcW w:type="dxa" w:w="2040"/>
            <w:shd w:val="clear" w:color="auto" w:fill="17365D"/>
          </w:tcPr>
          <w:p>
            <w:r/>
            <w:r>
              <w:rPr>
                <w:b/>
                <w:color w:val="FFFFFF"/>
              </w:rPr>
              <w:t>目標値/条件</w:t>
            </w:r>
          </w:p>
        </w:tc>
        <w:tc>
          <w:tcPr>
            <w:tcW w:type="dxa" w:w="2040"/>
            <w:shd w:val="clear" w:color="auto" w:fill="17365D"/>
          </w:tcPr>
          <w:p>
            <w:r/>
            <w:r>
              <w:rPr>
                <w:b/>
                <w:color w:val="FFFFFF"/>
              </w:rPr>
              <w:t>測定・判定</w:t>
            </w:r>
          </w:p>
        </w:tc>
        <w:tc>
          <w:tcPr>
            <w:tcW w:type="dxa" w:w="2040"/>
            <w:shd w:val="clear" w:color="auto" w:fill="17365D"/>
          </w:tcPr>
          <w:p>
            <w:r/>
            <w:r>
              <w:rPr>
                <w:b/>
                <w:color w:val="FFFFFF"/>
              </w:rPr>
              <w:t>設計上の実現手段</w:t>
            </w:r>
          </w:p>
        </w:tc>
        <w:tc>
          <w:tcPr>
            <w:tcW w:type="dxa" w:w="2040"/>
            <w:shd w:val="clear" w:color="auto" w:fill="17365D"/>
          </w:tcPr>
          <w:p>
            <w:r/>
            <w:r>
              <w:rPr>
                <w:b/>
                <w:color w:val="FFFFFF"/>
              </w:rPr>
              <w:t>合意状態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</w:rPr>
              <w:t>NFR-AVL-01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可用性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平日8:00–22:00の月間稼働率99.9%以上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外形監視1分間隔。計画停止を除外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2AZ配置、ヘルスチェック、ローリング更新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条件付合意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</w:rPr>
              <w:t>NFR-AVL-02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回復性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RTO 4時間／RPO 15分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年1回の復旧訓練で実測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日次バックアップ＋WAL 15分転送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要確認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</w:rPr>
              <w:t>NFR-PERF-01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性能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通常申請 p95 1.0秒以下、20 TPS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APMで5分窓。添付転送時間を除外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DB索引、接続プール、非同期イベント化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合意済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</w:rPr>
              <w:t>NFR-CAP-01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拡張性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月5万申請、3年分をオンライン保持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月次容量レポート、70%で警告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claim_id分散、領収書はObject Storage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要確認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</w:rPr>
              <w:t>NFR-SEC-01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認証認可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承認APIは承認者ロールのみ。管理操作はMFA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403率・権限テスト・監査ログ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OIDC、RBAC、最小権限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合意済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</w:rPr>
              <w:t>NFR-OPS-04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再送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1/5/30/120/600秒、最大5回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retry_countとnext_attempt_atを照合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Outbox Worker、指数バックオフ、DLQ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</w:rPr>
              <w:t>合意済</w:t>
            </w:r>
          </w:p>
        </w:tc>
      </w:tr>
    </w:tbl>
    <w:p>
      <w:pPr>
        <w:sectPr>
          <w:headerReference w:type="default" r:id="rId14"/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8.2 監視・障害対応マトリクス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Alarm ID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検知条件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自動処理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エスカレーション</w:t>
            </w:r>
          </w:p>
        </w:tc>
        <w:tc>
          <w:tcPr>
            <w:tcW w:type="dxa" w:w="1728"/>
            <w:shd w:val="clear" w:color="auto" w:fill="17365D"/>
          </w:tcPr>
          <w:p>
            <w:r/>
            <w:r>
              <w:rPr>
                <w:b/>
                <w:color w:val="FFFFFF"/>
              </w:rPr>
              <w:t>SLA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OPS-ALM-01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API 5xx率 &gt; 5% / 5分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新規Pod追加、詳細ログ採取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15分継続で開発責任者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5分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OPS-ALM-02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DLQ件数 &gt;=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対象event_idを凍結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30分で経理・基盤へ連絡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即時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OPS-ALM-04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会計I/F timeout 3回 / 5分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サーキットをopen、再送へ退避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15分で経理主管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5分</w:t>
            </w:r>
          </w:p>
        </w:tc>
      </w:tr>
    </w:tbl>
    <w:p>
      <w:pPr>
        <w:pStyle w:val="Heading2"/>
      </w:pPr>
      <w:r>
        <w:t>8.3 設計判断・未決事項</w:t>
      </w:r>
      <w:bookmarkStart w:id="101" w:name="bm_issue03"/>
      <w:bookmarkEnd w:id="10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論点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現時点の判断/選択肢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期限</w:t>
            </w:r>
          </w:p>
        </w:tc>
        <w:tc>
          <w:tcPr>
            <w:tcW w:type="dxa" w:w="1440"/>
            <w:shd w:val="clear" w:color="auto" w:fill="17365D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ADR-001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イベント原子性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Transactional Outboxを採用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アプリTL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2026-08-23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採用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ADR-002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承認連携方式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同期RESTではなくEvent Bus経由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基盤TL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2026-08-23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採用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ISSUE-01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RPO 15分の費用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WAL転送費と業務影響を比較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基盤担当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2026-08-28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要確認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ISSUE-02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3年超データ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アーカイブ先・検索SLAを業務合意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業務担当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2026-08-30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要確認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ISSUE-03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会計停止時間帯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IF-06再送窓を会計主管と調整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経理担当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2026-08-27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対応中</w:t>
            </w:r>
          </w:p>
        </w:tc>
      </w:tr>
    </w:tbl>
    <w:p>
      <w:pPr>
        <w:pStyle w:val="Heading1"/>
      </w:pPr>
      <w:r>
        <w:t>付録</w:t>
      </w:r>
    </w:p>
    <w:p>
      <w:pPr>
        <w:pStyle w:val="Heading2"/>
      </w:pPr>
      <w:r>
        <w:t>付録A　表記ルールの補足</w:t>
      </w:r>
    </w:p>
    <w:p>
      <w:r>
        <w:t>図形の意味を先に定義し、読み手による解釈差を抑える。識別子は状態TR、API、項目F、データDR、テストTC、非機能NFR、業務ルールBR、外部I/F IFで相互参照する。</w:t>
      </w:r>
    </w:p>
    <w:p>
      <w:pPr>
        <w:pStyle w:val="Heading7"/>
      </w:pPr>
      <w:r>
        <w:t>付録A.1　図形凡例の補足</w:t>
      </w:r>
    </w:p>
    <w:p>
      <w:r>
        <w:t>本節は見出しレベル7で登録している。HeadingLevel の正規表現が1〜6のみを許可する実装では、この段落は通常段落として扱われる想定である。</w:t>
      </w:r>
    </w:p>
    <w:p>
      <w:pPr>
        <w:pStyle w:val="Heading2"/>
      </w:pPr>
      <w:r>
        <w:t>付録B　用語・識別子対照表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7365D"/>
          </w:tcPr>
          <w:p>
            <w:r/>
            <w:r>
              <w:rPr>
                <w:b/>
                <w:color w:val="FFFFFF"/>
              </w:rPr>
              <w:t>識別子</w:t>
            </w:r>
          </w:p>
        </w:tc>
        <w:tc>
          <w:tcPr>
            <w:tcW w:type="dxa" w:w="2880"/>
            <w:shd w:val="clear" w:color="auto" w:fill="17365D"/>
          </w:tcPr>
          <w:p>
            <w:r/>
            <w:r>
              <w:rPr>
                <w:b/>
                <w:color w:val="FFFFFF"/>
              </w:rPr>
              <w:t>種別</w:t>
            </w:r>
          </w:p>
        </w:tc>
        <w:tc>
          <w:tcPr>
            <w:tcW w:type="dxa" w:w="2880"/>
            <w:shd w:val="clear" w:color="auto" w:fill="17365D"/>
          </w:tcPr>
          <w:p>
            <w:r/>
            <w:r>
              <w:rPr>
                <w:b/>
                <w:color w:val="FFFFFF"/>
              </w:rPr>
              <w:t>意味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状態遷移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02_振る舞い図の遷移定義（TR-01〜TR-11）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REST 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06_API・データのエンドポイント定義（API-01〜API-07）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画面入力項目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05_画面・入力仕様の項目定義（F-01〜F-07）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データ整合性ルール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06_API・データの整合性・監査ルール（DR-01〜DR-09）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テストケース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07_テストシナリオの代表ケース（TC-001〜TC-009）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NFR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非機能要求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08_非機能・運用のSLO一覧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BR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業務ルール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04_業務フローの責任分界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外部インターフェース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01_システム概要の外部I/F一覧（IF-01〜IF-06）</w:t>
            </w:r>
          </w:p>
        </w:tc>
      </w:tr>
    </w:tbl>
    <w:p>
      <w:pPr>
        <w:pStyle w:val="Heading2"/>
      </w:pPr>
      <w:r>
        <w:t>付録C　レビュー注記</w:t>
      </w:r>
    </w:p>
    <w:p>
      <w:r>
        <w:t>初版レビューでは、</w:t>
      </w:r>
      <w:del w:id="201" w:author="レビュー担当" w:date="2026-08-24T10:15:00Z">
        <w:r>
          <w:delText xml:space="preserve">承認者は課長のみとする方針であったが、</w:delText>
        </w:r>
      </w:del>
      <w:ins w:id="202" w:author="レビュー担当" w:date="2026-08-24T10:15:00Z">
        <w:r>
          <w:t xml:space="preserve">金額に応じて課長または部長が承認する方式（BR-01）に見直した。</w:t>
        </w:r>
      </w:ins>
      <w:r>
        <w:t>本改版で反映済み。</w:t>
      </w:r>
    </w:p>
    <w:p>
      <w:r>
        <w:t>8.3節のISSUE-03（会計停止時間帯）は経理主管との調整が完了し次第、本書を1.3版へ改版する。詳細は</w:t>
      </w:r>
      <w:commentRangeStart w:id="0"/>
      <w:r>
        <w:t>8.3 設計判断・未決事項</w:t>
      </w:r>
      <w:commentRangeEnd w:id="0"/>
      <w:r>
        <w:rPr>
          <w:rStyle w:val="CommentReference"/>
        </w:rPr>
        <w:commentReference w:id="0"/>
      </w:r>
      <w:r>
        <w:t>を参照。</w:t>
      </w:r>
    </w:p>
    <w:p>
      <w:r>
        <w:t>本書は検証用サンプルである。</w:t>
      </w:r>
      <w:r>
        <w:rPr>
          <w:rStyle w:val="FootnoteReference"/>
        </w:rPr>
        <w:footnoteReference w:id="2"/>
      </w:r>
    </w:p>
    <w:p>
      <w:r>
        <w:t>調査・参考資料の詳細な参照条件は文末脚注を参照。</w:t>
      </w:r>
      <w:r>
        <w:rPr>
          <w:rStyle w:val="EndnoteReference"/>
        </w:rPr>
        <w:endnoteReference w:id="2"/>
      </w:r>
    </w:p>
    <w:p>
      <w:r>
        <w:t>本書の位置づけについて、次のコールアウトを参照。</w:t>
      </w:r>
      <w:r>
        <w:pict>
          <v:shape id="TextBox1025" o:spid="_x0000_s1025" type="#_x0000_t202" style="position:absolute;margin-left:0;margin-top:6pt;width:300pt;height:54pt;z-index:2" fillcolor="#EAF2F8" strokecolor="#17365D" strokeweight="1pt">
            <v:textbox inset="6pt,4pt,6pt,4pt">
              <w:txbxContent>
                <w:p>
                  <w:pPr>
                    <w:jc w:val="left"/>
                  </w:pPr>
                  <w:r>
                    <w:rPr>
                      <w:b/>
                      <w:sz w:val="18"/>
                    </w:rPr>
                    <w:t xml:space="preserve">注記: 本書はDRMD DOCX変換検証用のフィクスチャであり、Word設計書の一般的な要素を意図的に組み合わせている。</w:t>
                  </w:r>
                </w:p>
              </w:txbxContent>
            </v:textbox>
          </v:shape>
        </w:pict>
      </w:r>
    </w:p>
    <w:p/>
    <w:p>
      <w:r>
        <w:t xml:space="preserve">書式サンプル: </w:t>
      </w:r>
      <w:r>
        <w:rPr>
          <w:b/>
        </w:rPr>
        <w:t>太字</w:t>
      </w:r>
      <w:r>
        <w:t xml:space="preserve"> / </w:t>
      </w:r>
      <w:r>
        <w:rPr>
          <w:i/>
        </w:rPr>
        <w:t>斜体</w:t>
      </w:r>
      <w:r>
        <w:t xml:space="preserve"> / </w:t>
      </w:r>
      <w:r>
        <w:rPr>
          <w:u w:val="single"/>
        </w:rPr>
        <w:t>下線</w:t>
      </w:r>
      <w:r>
        <w:t xml:space="preserve"> / </w:t>
      </w:r>
      <w:r>
        <w:rPr>
          <w:strike/>
        </w:rPr>
        <w:t>取消線</w:t>
      </w:r>
      <w:r>
        <w:t xml:space="preserve"> / </w:t>
      </w:r>
      <w:r>
        <w:rPr>
          <w:color w:val="B42318"/>
        </w:rPr>
        <w:t>強調色</w:t>
      </w:r>
      <w:r>
        <w:t xml:space="preserve"> / </w:t>
      </w:r>
      <w:r>
        <w:rPr>
          <w:highlight w:val="yellow"/>
        </w:rPr>
        <w:t>ハイライト</w:t>
      </w:r>
    </w:p>
    <w:sectPr w:rsidR="00FC693F" w:rsidRPr="0006063C" w:rsidSect="00034616">
      <w:head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レビュー担当" w:initials="RV" w:date="2026-08-25T10:33:17Z">
    <w:p>
      <w:pPr>
        <w:pStyle w:val="CommentText"/>
      </w:pPr>
      <w:r>
        <w:rPr>
          <w:rStyle w:val="CommentReference"/>
        </w:rPr>
        <w:annotationRef/>
      </w:r>
      <w:r>
        <w:t>経理主管との調整完了予定日を明記してください。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2">
    <w:p>
      <w:pPr>
        <w:pStyle w:val="EndnoteText"/>
      </w:pPr>
      <w:r>
        <w:rPr>
          <w:rStyle w:val="EndnoteRef"/>
        </w:rPr>
        <w:endnoteRef/>
      </w:r>
      <w:r>
        <w:t xml:space="preserve"> 参照URLはいずれも2026-08-23時点の調査結果であり、実アクセス確認は行っていない（検証用ダミー記載を含む）。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t xml:space="preserve">ページ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2">
    <w:p>
      <w:pPr>
        <w:pStyle w:val="FootnoteText"/>
      </w:pPr>
      <w:r>
        <w:rPr>
          <w:rStyle w:val="FootnoteRef"/>
        </w:rPr>
        <w:footnoteRef/>
      </w:r>
      <w:r>
        <w:t xml:space="preserve"> 実在のシステム・組織・金額を示すものではなく、RTMD変換検証のために作成した架空の設計内容である。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経費精算システム 基本・詳細設計書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経費精算システム 基本・詳細設計書（8.1 非機能要求一覧・横向き）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経費精算システム 基本・詳細設計書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Yu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Yu Gothi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Yu Gothi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Yu Gothic"/>
      <w:b/>
      <w:bCs/>
      <w:i/>
      <w:iCs/>
      <w:color w:val="17365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563C1"/>
      <w:u w:val="single"/>
    </w:rPr>
  </w:style>
  <w:style w:type="character" w:customStyle="1" w:styleId="FootnoteReference">
    <w:name w:val="FootnoteReference"/>
    <w:rPr>
      <w:vertAlign w:val="superscript"/>
    </w:rPr>
  </w:style>
  <w:style w:type="character" w:customStyle="1" w:styleId="EndnoteReference">
    <w:name w:val="EndnoteReference"/>
    <w:rPr>
      <w:vertAlign w:val="superscript"/>
    </w:rPr>
  </w:style>
  <w:style w:type="paragraph" w:customStyle="1" w:styleId="FootnoteText">
    <w:name w:val="FootnoteText"/>
    <w:basedOn w:val="Normal"/>
    <w:rPr>
      <w:sz w:val="18"/>
    </w:rPr>
  </w:style>
  <w:style w:type="paragraph" w:customStyle="1" w:styleId="EndnoteText">
    <w:name w:val="EndnoteText"/>
    <w:basedOn w:val="Normal"/>
    <w:rPr>
      <w:sz w:val="18"/>
    </w:rPr>
  </w:style>
  <w:style w:type="paragraph" w:customStyle="1" w:styleId="SourceCode">
    <w:name w:val="Source Code"/>
    <w:basedOn w:val="Normal"/>
    <w:pPr>
      <w:spacing w:before="80" w:after="160"/>
      <w:shd w:val="clear" w:color="auto" w:fill="F5F7FA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invalid/spec/expense-api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comments" Target="comments.xml"/><Relationship Id="rId17" Type="http://schemas.openxmlformats.org/officeDocument/2006/relationships/footnotes" Target="footnotes.xml"/><Relationship Id="rId1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経費精算システム 基本・詳細設計書（検証用）</dc:title>
  <dc:subject>RTMD DOCX変換検証用フィクスチャ</dc:subject>
  <dc:creator>アプリ設計担当</dc:creator>
  <cp:keywords/>
  <dc:description>generated by python-docx</dc:description>
  <cp:lastModifiedBy/>
  <cp:revision>1</cp:revision>
  <dcterms:created xsi:type="dcterms:W3CDTF">2026-08-23T09:00:00Z</dcterms:created>
  <dcterms:modified xsi:type="dcterms:W3CDTF">2026-08-23T09:00:00Z</dcterms:modified>
  <cp:category/>
</cp:coreProperties>
</file>